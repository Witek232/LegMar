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1DF4" w:rsidRPr="00C31DF4" w:rsidRDefault="00C31DF4" w:rsidP="00C31DF4">
      <w:pPr>
        <w:shd w:val="clear" w:color="auto" w:fill="ECF0F1"/>
        <w:spacing w:before="356" w:after="264" w:line="312" w:lineRule="atLeast"/>
        <w:outlineLvl w:val="0"/>
        <w:rPr>
          <w:rFonts w:ascii="Georgia" w:eastAsia="Times New Roman" w:hAnsi="Georgia" w:cs="Times New Roman"/>
          <w:b/>
          <w:bCs/>
          <w:color w:val="34495E"/>
          <w:kern w:val="36"/>
          <w:sz w:val="65"/>
          <w:szCs w:val="65"/>
          <w:lang w:eastAsia="pl-PL"/>
        </w:rPr>
      </w:pPr>
      <w:r w:rsidRPr="00C31DF4">
        <w:rPr>
          <w:rFonts w:ascii="Georgia" w:eastAsia="Times New Roman" w:hAnsi="Georgia" w:cs="Times New Roman"/>
          <w:b/>
          <w:bCs/>
          <w:color w:val="34495E"/>
          <w:kern w:val="36"/>
          <w:sz w:val="65"/>
          <w:szCs w:val="65"/>
          <w:lang w:eastAsia="pl-PL"/>
        </w:rPr>
        <w:t>Stworzeni do wyższych rzeczy</w:t>
      </w:r>
    </w:p>
    <w:p w:rsidR="00C31DF4" w:rsidRPr="00C31DF4" w:rsidRDefault="00C31DF4" w:rsidP="00C31DF4">
      <w:pPr>
        <w:shd w:val="clear" w:color="auto" w:fill="ECF0F1"/>
        <w:spacing w:before="178" w:after="178" w:line="240" w:lineRule="auto"/>
        <w:jc w:val="right"/>
        <w:outlineLvl w:val="4"/>
        <w:rPr>
          <w:rFonts w:ascii="Arial" w:eastAsia="Times New Roman" w:hAnsi="Arial" w:cs="Arial"/>
          <w:color w:val="6C7A89"/>
          <w:sz w:val="20"/>
          <w:szCs w:val="20"/>
          <w:lang w:eastAsia="pl-PL"/>
        </w:rPr>
      </w:pPr>
      <w:r w:rsidRPr="00C31DF4">
        <w:rPr>
          <w:rFonts w:ascii="Arial" w:eastAsia="Times New Roman" w:hAnsi="Arial" w:cs="Arial"/>
          <w:color w:val="6C7A89"/>
          <w:sz w:val="20"/>
          <w:szCs w:val="20"/>
          <w:lang w:eastAsia="pl-PL"/>
        </w:rPr>
        <w:t> 2018-06-06 12:21</w:t>
      </w:r>
    </w:p>
    <w:p w:rsidR="00C31DF4" w:rsidRPr="00C31DF4" w:rsidRDefault="00C31DF4" w:rsidP="00C31DF4">
      <w:pPr>
        <w:shd w:val="clear" w:color="auto" w:fill="ECF0F1"/>
        <w:spacing w:after="264" w:line="240" w:lineRule="auto"/>
        <w:outlineLvl w:val="2"/>
        <w:rPr>
          <w:rFonts w:ascii="Arial" w:eastAsia="Times New Roman" w:hAnsi="Arial" w:cs="Arial"/>
          <w:color w:val="6C7A89"/>
          <w:sz w:val="25"/>
          <w:szCs w:val="25"/>
          <w:lang w:eastAsia="pl-PL"/>
        </w:rPr>
      </w:pPr>
      <w:r w:rsidRPr="00C31DF4">
        <w:rPr>
          <w:rFonts w:ascii="Arial" w:eastAsia="Times New Roman" w:hAnsi="Arial" w:cs="Arial"/>
          <w:color w:val="6C7A89"/>
          <w:sz w:val="25"/>
          <w:szCs w:val="25"/>
          <w:lang w:eastAsia="pl-PL"/>
        </w:rPr>
        <w:t> Ks. Krzysztof Hawro </w:t>
      </w:r>
      <w:r w:rsidRPr="00C31DF4">
        <w:rPr>
          <w:rFonts w:ascii="Arial" w:eastAsia="Times New Roman" w:hAnsi="Arial" w:cs="Arial"/>
          <w:color w:val="6C7A89"/>
          <w:sz w:val="25"/>
          <w:szCs w:val="25"/>
          <w:lang w:eastAsia="pl-PL"/>
        </w:rPr>
        <w:br/>
        <w:t> </w:t>
      </w:r>
      <w:hyperlink r:id="rId4" w:history="1">
        <w:r w:rsidRPr="00C31DF4">
          <w:rPr>
            <w:rFonts w:ascii="Arial" w:eastAsia="Times New Roman" w:hAnsi="Arial" w:cs="Arial"/>
            <w:color w:val="2574A9"/>
            <w:sz w:val="25"/>
            <w:lang w:eastAsia="pl-PL"/>
          </w:rPr>
          <w:t>Edycja zamojsko-lubaczowska 23/2018, str. I</w:t>
        </w:r>
      </w:hyperlink>
    </w:p>
    <w:p w:rsidR="00C31DF4" w:rsidRPr="00C31DF4" w:rsidRDefault="00C31DF4" w:rsidP="00C31DF4">
      <w:pPr>
        <w:shd w:val="clear" w:color="auto" w:fill="ECF0F1"/>
        <w:spacing w:line="240" w:lineRule="auto"/>
        <w:rPr>
          <w:rFonts w:ascii="Arial" w:eastAsia="Times New Roman" w:hAnsi="Arial" w:cs="Arial"/>
          <w:color w:val="34495E"/>
          <w:sz w:val="25"/>
          <w:szCs w:val="25"/>
          <w:lang w:eastAsia="pl-PL"/>
        </w:rPr>
      </w:pPr>
      <w:r>
        <w:rPr>
          <w:rFonts w:ascii="Arial" w:eastAsia="Times New Roman" w:hAnsi="Arial" w:cs="Arial"/>
          <w:noProof/>
          <w:color w:val="34495E"/>
          <w:sz w:val="25"/>
          <w:szCs w:val="25"/>
          <w:lang w:eastAsia="pl-PL"/>
        </w:rPr>
        <w:drawing>
          <wp:inline distT="0" distB="0" distL="0" distR="0">
            <wp:extent cx="5949315" cy="3815715"/>
            <wp:effectExtent l="19050" t="0" r="0" b="0"/>
            <wp:docPr id="1" name="Obraz 1" descr="http://niedziela.pl/gifs/portaln/624x400/15282791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niedziela.pl/gifs/portaln/624x400/1528279167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3815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1DF4">
        <w:rPr>
          <w:rFonts w:ascii="Arial" w:eastAsia="Times New Roman" w:hAnsi="Arial" w:cs="Arial"/>
          <w:color w:val="34495E"/>
          <w:sz w:val="25"/>
          <w:szCs w:val="25"/>
          <w:lang w:eastAsia="pl-PL"/>
        </w:rPr>
        <w:t> Ks. Krzysztof Hawro</w:t>
      </w:r>
      <w:r w:rsidRPr="00C31DF4">
        <w:rPr>
          <w:rFonts w:ascii="Arial" w:eastAsia="Times New Roman" w:hAnsi="Arial" w:cs="Arial"/>
          <w:color w:val="34495E"/>
          <w:sz w:val="25"/>
          <w:szCs w:val="25"/>
          <w:lang w:eastAsia="pl-PL"/>
        </w:rPr>
        <w:br/>
        <w:t xml:space="preserve">Eucharystii przewodniczył ks. prał. Zdzisław </w:t>
      </w:r>
      <w:proofErr w:type="spellStart"/>
      <w:r w:rsidRPr="00C31DF4">
        <w:rPr>
          <w:rFonts w:ascii="Arial" w:eastAsia="Times New Roman" w:hAnsi="Arial" w:cs="Arial"/>
          <w:color w:val="34495E"/>
          <w:sz w:val="25"/>
          <w:szCs w:val="25"/>
          <w:lang w:eastAsia="pl-PL"/>
        </w:rPr>
        <w:t>Ciżmiński</w:t>
      </w:r>
      <w:proofErr w:type="spellEnd"/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rFonts w:ascii="Georgia" w:eastAsia="Times New Roman" w:hAnsi="Georgia" w:cs="Arial"/>
          <w:color w:val="34495E"/>
          <w:sz w:val="25"/>
          <w:szCs w:val="25"/>
          <w:lang w:eastAsia="pl-PL"/>
        </w:rPr>
      </w:pPr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Dla uczczenia 160. rocznicy objawień Matki Bożej w Lourdes, 100. rocznicy odzyskania niepodległości przez Polskę i 50. rocznicy święceń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prezbiteratu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 ks. prał. Zdzisława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Ciżmińskiego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 do bazyliki objawień w Radecznicy przybyli 26 maja Legioniści Maryi z terenu diecezji zamojsko-lubaczowskiej, ale także spoza jej granic. W spotkaniu uczestniczyli kierownicy duchowni Legionu Maryi, na czele z ks. prał. Zdzisławem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Ciżmińskim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, kierownikiem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Komicjum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 Legionu Maryi diecezji zamojsko-lubaczowskiej.</w:t>
      </w:r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rFonts w:ascii="Georgia" w:eastAsia="Times New Roman" w:hAnsi="Georgia" w:cs="Arial"/>
          <w:color w:val="34495E"/>
          <w:sz w:val="25"/>
          <w:szCs w:val="25"/>
          <w:lang w:eastAsia="pl-PL"/>
        </w:rPr>
      </w:pPr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Pielgrzymka Legionu Maryi do Radecznicy rozpoczęła się w bazylice, gdzie zebranych powitał kustosz sanktuarium i gwardian klasztoru o. Krystian Olszewski. Następnie odśpiewano „Godzinki o św. Antonim”, po czym zebrani wysłuchali referatu wygłoszonego przez s. Elżbietę Borowiec na temat: „Frank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Duff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 – w służbie Bogu i bliźniemu”. Głównym celem referatu było zapoznanie się </w:t>
      </w:r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lastRenderedPageBreak/>
        <w:t>zebranych z życiem założyciela Legionu Maryi i przygotowanie się do 100. rocznicy powstania stowarzyszenia, która przypadnie w 2021 r.</w:t>
      </w:r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rFonts w:ascii="Georgia" w:eastAsia="Times New Roman" w:hAnsi="Georgia" w:cs="Arial"/>
          <w:color w:val="34495E"/>
          <w:sz w:val="25"/>
          <w:szCs w:val="25"/>
          <w:lang w:eastAsia="pl-PL"/>
        </w:rPr>
      </w:pPr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 xml:space="preserve">Kolejnym punktem pielgrzymki była Msza św., której przewodniczył ks. prał. Zdzisław </w:t>
      </w:r>
      <w:proofErr w:type="spellStart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Ciżmiński</w:t>
      </w:r>
      <w:proofErr w:type="spellEnd"/>
      <w:r w:rsidRPr="00C31DF4">
        <w:rPr>
          <w:rFonts w:ascii="Georgia" w:eastAsia="Times New Roman" w:hAnsi="Georgia" w:cs="Arial"/>
          <w:color w:val="34495E"/>
          <w:sz w:val="25"/>
          <w:szCs w:val="25"/>
          <w:lang w:eastAsia="pl-PL"/>
        </w:rPr>
        <w:t>. Homilię wygłosił niżej podpisany, zwracając szczególną uwagę na owoce 50 lat kapłańskiej pracy Księdza Prałata: – Patrząc na Twoje kapłaństwo, drogi Księże Jubilacie, można powiedzieć, że Chrystusowe błogosławieństwa z Kazania na Górze stały się Twoim szczególnym udziałem. Jak dobrze wiemy, błogosławiony to szczęśliwy – a Ty miałeś i masz szczęście przeżywać swoje kapłaństwo, uczestnicząc w epokowych momentach historii naszej diecezji i naszej Ojczyzny.</w:t>
      </w:r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ins w:id="0" w:author="Unknown"/>
          <w:rFonts w:ascii="Georgia" w:eastAsia="Times New Roman" w:hAnsi="Georgia" w:cs="Arial"/>
          <w:color w:val="34495E"/>
          <w:sz w:val="25"/>
          <w:szCs w:val="25"/>
          <w:lang w:eastAsia="pl-PL"/>
        </w:rPr>
      </w:pPr>
      <w:ins w:id="1" w:author="Unknown">
        <w:r w:rsidRPr="00C31DF4">
          <w:rPr>
            <w:rFonts w:ascii="Georgia" w:eastAsia="Times New Roman" w:hAnsi="Georgia" w:cs="Arial"/>
            <w:color w:val="34495E"/>
            <w:sz w:val="25"/>
            <w:szCs w:val="25"/>
            <w:lang w:eastAsia="pl-PL"/>
          </w:rPr>
          <w:t xml:space="preserve">Na zakończenie Eucharystii głos zabrał ks. prał. Zdzisław </w:t>
        </w:r>
        <w:proofErr w:type="spellStart"/>
        <w:r w:rsidRPr="00C31DF4">
          <w:rPr>
            <w:rFonts w:ascii="Georgia" w:eastAsia="Times New Roman" w:hAnsi="Georgia" w:cs="Arial"/>
            <w:color w:val="34495E"/>
            <w:sz w:val="25"/>
            <w:szCs w:val="25"/>
            <w:lang w:eastAsia="pl-PL"/>
          </w:rPr>
          <w:t>Ciżmiński</w:t>
        </w:r>
        <w:proofErr w:type="spellEnd"/>
        <w:r w:rsidRPr="00C31DF4">
          <w:rPr>
            <w:rFonts w:ascii="Georgia" w:eastAsia="Times New Roman" w:hAnsi="Georgia" w:cs="Arial"/>
            <w:color w:val="34495E"/>
            <w:sz w:val="25"/>
            <w:szCs w:val="25"/>
            <w:lang w:eastAsia="pl-PL"/>
          </w:rPr>
          <w:t>, który podziękował wszystkim za udział w pielgrzymce. Odwołując się do własnych doświadczeń ukazał, jak ważną rolę w życiu chrześcijanina pełni orędownictwo świętych, zwłaszcza św. Antoniego.</w:t>
        </w:r>
      </w:ins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ins w:id="2" w:author="Unknown"/>
          <w:rFonts w:ascii="Georgia" w:eastAsia="Times New Roman" w:hAnsi="Georgia" w:cs="Arial"/>
          <w:color w:val="34495E"/>
          <w:sz w:val="25"/>
          <w:szCs w:val="25"/>
          <w:lang w:eastAsia="pl-PL"/>
        </w:rPr>
      </w:pPr>
      <w:ins w:id="3" w:author="Unknown">
        <w:r w:rsidRPr="00C31DF4">
          <w:rPr>
            <w:rFonts w:ascii="Georgia" w:eastAsia="Times New Roman" w:hAnsi="Georgia" w:cs="Arial"/>
            <w:color w:val="34495E"/>
            <w:sz w:val="25"/>
            <w:szCs w:val="25"/>
            <w:lang w:eastAsia="pl-PL"/>
          </w:rPr>
          <w:t>W czasie tegorocznej pielgrzymki nie zabrakło modlitw legionowych i nabożeństwa w intencji Ojczyzny oraz życzeń i gratulacji, jakie składano Jubilatowi.</w:t>
        </w:r>
      </w:ins>
    </w:p>
    <w:p w:rsidR="00C31DF4" w:rsidRPr="00C31DF4" w:rsidRDefault="00C31DF4" w:rsidP="00C31DF4">
      <w:pPr>
        <w:shd w:val="clear" w:color="auto" w:fill="ECF0F1"/>
        <w:spacing w:after="178" w:line="240" w:lineRule="auto"/>
        <w:jc w:val="both"/>
        <w:rPr>
          <w:ins w:id="4" w:author="Unknown"/>
          <w:rFonts w:ascii="Georgia" w:eastAsia="Times New Roman" w:hAnsi="Georgia" w:cs="Arial"/>
          <w:color w:val="34495E"/>
          <w:sz w:val="25"/>
          <w:szCs w:val="25"/>
          <w:lang w:eastAsia="pl-PL"/>
        </w:rPr>
      </w:pPr>
      <w:ins w:id="5" w:author="Unknown">
        <w:r w:rsidRPr="00C31DF4">
          <w:rPr>
            <w:rFonts w:ascii="Georgia" w:eastAsia="Times New Roman" w:hAnsi="Georgia" w:cs="Arial"/>
            <w:color w:val="34495E"/>
            <w:sz w:val="25"/>
            <w:szCs w:val="25"/>
            <w:lang w:eastAsia="pl-PL"/>
          </w:rPr>
          <w:t>Pielgrzymka Legionu Maryi zgromadziła w Radecznicy ponad 500 osób.</w:t>
        </w:r>
      </w:ins>
    </w:p>
    <w:p w:rsidR="00E0194A" w:rsidRDefault="00E0194A"/>
    <w:sectPr w:rsidR="00E0194A" w:rsidSect="00E019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/>
  <w:defaultTabStop w:val="708"/>
  <w:hyphenationZone w:val="425"/>
  <w:characterSpacingControl w:val="doNotCompress"/>
  <w:compat/>
  <w:rsids>
    <w:rsidRoot w:val="00C31DF4"/>
    <w:rsid w:val="00C31DF4"/>
    <w:rsid w:val="00E019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E0194A"/>
  </w:style>
  <w:style w:type="paragraph" w:styleId="Nagwek1">
    <w:name w:val="heading 1"/>
    <w:basedOn w:val="Normalny"/>
    <w:link w:val="Nagwek1Znak"/>
    <w:uiPriority w:val="9"/>
    <w:qFormat/>
    <w:rsid w:val="00C31D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agwek3">
    <w:name w:val="heading 3"/>
    <w:basedOn w:val="Normalny"/>
    <w:link w:val="Nagwek3Znak"/>
    <w:uiPriority w:val="9"/>
    <w:qFormat/>
    <w:rsid w:val="00C31D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paragraph" w:styleId="Nagwek5">
    <w:name w:val="heading 5"/>
    <w:basedOn w:val="Normalny"/>
    <w:link w:val="Nagwek5Znak"/>
    <w:uiPriority w:val="9"/>
    <w:qFormat/>
    <w:rsid w:val="00C31DF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1DF4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rsid w:val="00C31DF4"/>
    <w:rPr>
      <w:rFonts w:ascii="Times New Roman" w:eastAsia="Times New Roman" w:hAnsi="Times New Roman" w:cs="Times New Roman"/>
      <w:b/>
      <w:bCs/>
      <w:sz w:val="27"/>
      <w:szCs w:val="27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rsid w:val="00C31DF4"/>
    <w:rPr>
      <w:rFonts w:ascii="Times New Roman" w:eastAsia="Times New Roman" w:hAnsi="Times New Roman" w:cs="Times New Roman"/>
      <w:b/>
      <w:bCs/>
      <w:sz w:val="20"/>
      <w:szCs w:val="20"/>
      <w:lang w:eastAsia="pl-PL"/>
    </w:rPr>
  </w:style>
  <w:style w:type="character" w:styleId="Hipercze">
    <w:name w:val="Hyperlink"/>
    <w:basedOn w:val="Domylnaczcionkaakapitu"/>
    <w:uiPriority w:val="99"/>
    <w:semiHidden/>
    <w:unhideWhenUsed/>
    <w:rsid w:val="00C31DF4"/>
    <w:rPr>
      <w:color w:val="0000FF"/>
      <w:u w:val="single"/>
    </w:rPr>
  </w:style>
  <w:style w:type="paragraph" w:styleId="NormalnyWeb">
    <w:name w:val="Normal (Web)"/>
    <w:basedOn w:val="Normalny"/>
    <w:uiPriority w:val="99"/>
    <w:semiHidden/>
    <w:unhideWhenUsed/>
    <w:rsid w:val="00C31D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31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31D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9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537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63555">
                  <w:marLeft w:val="0"/>
                  <w:marRight w:val="0"/>
                  <w:marTop w:val="0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1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411869">
                  <w:marLeft w:val="0"/>
                  <w:marRight w:val="0"/>
                  <w:marTop w:val="528"/>
                  <w:marBottom w:val="26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://niedziela.pl/numer/2018/23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325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Użytkownik</dc:creator>
  <cp:lastModifiedBy>Użytkownik</cp:lastModifiedBy>
  <cp:revision>2</cp:revision>
  <dcterms:created xsi:type="dcterms:W3CDTF">2019-01-11T19:12:00Z</dcterms:created>
  <dcterms:modified xsi:type="dcterms:W3CDTF">2019-01-11T19:16:00Z</dcterms:modified>
</cp:coreProperties>
</file>